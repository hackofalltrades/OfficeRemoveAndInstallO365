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AU" w:eastAsia="en-AU"/>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AF171B"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AF171B">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AF171B">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AF171B">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AF171B">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AF171B">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AF171B">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AF171B">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AF171B">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AF171B">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AF171B">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AF171B">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AF171B">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AF171B">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AF171B">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AF171B">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AF171B">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AF171B">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AF171B">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AF171B">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AF171B">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AF171B">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AF171B">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AF171B">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AF171B">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AF171B">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AF171B">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AF171B">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AF171B">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AF171B">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AF171B">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AF171B">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AF171B">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AF171B">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AF171B">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AF171B">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AF171B">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AF171B">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AF171B">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AF171B">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AF171B">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AF171B">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AF171B">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AF171B">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AF171B">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AF171B">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AF171B">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AF171B">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AF171B">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AF171B">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AF171B">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AF171B">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AF171B">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AF171B">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AF171B">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AF171B">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AF171B">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AF171B">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AF171B">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AF171B">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AF171B">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AF171B">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AF171B">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AF171B">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AF171B">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AF171B">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AF171B">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AF171B">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AF171B">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AF171B">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AF171B">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AF171B">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AF171B">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AF171B">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AF171B">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AF171B">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AF171B">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AF171B">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AF171B">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AF171B">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AF171B">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AF171B">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AF171B">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AF171B">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AF171B">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AF171B">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AF171B">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AF171B">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AF171B">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AF171B">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AF171B">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AF171B">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AF171B">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AF171B">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AF171B">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AF171B">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AF171B">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AF171B">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AF171B">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AF171B"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AF171B"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AU" w:eastAsia="en-AU"/>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AU" w:eastAsia="en-AU"/>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AU" w:eastAsia="en-AU"/>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AU" w:eastAsia="en-AU"/>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AU" w:eastAsia="en-AU"/>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AU" w:eastAsia="en-AU"/>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AU" w:eastAsia="en-AU"/>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AU" w:eastAsia="en-AU"/>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AU" w:eastAsia="en-AU"/>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AU" w:eastAsia="en-AU"/>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AU" w:eastAsia="en-AU"/>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AU" w:eastAsia="en-AU"/>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AU" w:eastAsia="en-AU"/>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AU" w:eastAsia="en-AU"/>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AU" w:eastAsia="en-AU"/>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AU" w:eastAsia="en-AU"/>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AU" w:eastAsia="en-AU"/>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AU" w:eastAsia="en-AU"/>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AU" w:eastAsia="en-AU"/>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AU" w:eastAsia="en-AU"/>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AU" w:eastAsia="en-AU"/>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AU" w:eastAsia="en-AU"/>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AU" w:eastAsia="en-AU"/>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AU" w:eastAsia="en-AU"/>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AU" w:eastAsia="en-AU"/>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AU" w:eastAsia="en-AU"/>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AU" w:eastAsia="en-AU"/>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AU" w:eastAsia="en-AU"/>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AU" w:eastAsia="en-AU"/>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val="en-AU" w:eastAsia="en-AU"/>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AU" w:eastAsia="en-AU"/>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AU" w:eastAsia="en-AU"/>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AU" w:eastAsia="en-AU"/>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AU" w:eastAsia="en-AU"/>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val="en-AU" w:eastAsia="en-AU"/>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AU" w:eastAsia="en-AU"/>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AU" w:eastAsia="en-AU"/>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AU" w:eastAsia="en-AU"/>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lastRenderedPageBreak/>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40050608"/>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40050612"/>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lastRenderedPageBreak/>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lastRenderedPageBreak/>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40050613"/>
      <w:r>
        <w:t>Execute-ProcessAsUser</w:t>
      </w:r>
      <w:bookmarkEnd w:id="52"/>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lastRenderedPageBreak/>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40050614"/>
      <w:r>
        <w:t>Exit-Script</w:t>
      </w:r>
      <w:bookmarkEnd w:id="53"/>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40050615"/>
      <w:r>
        <w:t>Disable-TerminalServerInstallMode</w:t>
      </w:r>
      <w:bookmarkEnd w:id="54"/>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lastRenderedPageBreak/>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40050616"/>
      <w:r>
        <w:t>Get-FileVersion</w:t>
      </w:r>
      <w:bookmarkEnd w:id="55"/>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40050617"/>
      <w:r>
        <w:t>Get-HardwarePlatform</w:t>
      </w:r>
      <w:bookmarkEnd w:id="56"/>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40050618"/>
      <w:r>
        <w:t>Get-FreeDiskSpace</w:t>
      </w:r>
      <w:bookmarkEnd w:id="57"/>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lastRenderedPageBreak/>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40050619"/>
      <w:r>
        <w:t>Get-IniValue</w:t>
      </w:r>
      <w:bookmarkEnd w:id="58"/>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40050620"/>
      <w:r>
        <w:t>Get-InstalledApplication</w:t>
      </w:r>
      <w:bookmarkEnd w:id="59"/>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lastRenderedPageBreak/>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40050621"/>
      <w:r>
        <w:t>Get-</w:t>
      </w:r>
      <w:r w:rsidRPr="00E41733">
        <w:t xml:space="preserve"> LoggedOnUser</w:t>
      </w:r>
      <w:bookmarkEnd w:id="60"/>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lastRenderedPageBreak/>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40050622"/>
      <w:r>
        <w:t>Get-PendingReboot</w:t>
      </w:r>
      <w:bookmarkEnd w:id="61"/>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lastRenderedPageBreak/>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40050623"/>
      <w:r>
        <w:t>Get-RegistryKey</w:t>
      </w:r>
      <w:bookmarkEnd w:id="62"/>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40050624"/>
      <w:r>
        <w:lastRenderedPageBreak/>
        <w:t>Get-ScheduledTask</w:t>
      </w:r>
      <w:bookmarkEnd w:id="63"/>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40050625"/>
      <w:r>
        <w:t>Get-</w:t>
      </w:r>
      <w:r w:rsidRPr="00C17063">
        <w:t xml:space="preserve"> ServiceStartMode</w:t>
      </w:r>
      <w:bookmarkEnd w:id="64"/>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lastRenderedPageBreak/>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40050626"/>
      <w:r>
        <w:t>Get-UserProfiles</w:t>
      </w:r>
      <w:bookmarkEnd w:id="65"/>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40050627"/>
      <w:r>
        <w:t>Get-WindowTitle</w:t>
      </w:r>
      <w:bookmarkEnd w:id="66"/>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lastRenderedPageBreak/>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40050628"/>
      <w:r>
        <w:t>Install-MSUpdates</w:t>
      </w:r>
      <w:bookmarkEnd w:id="67"/>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40050629"/>
      <w:r>
        <w:t>Install-SCCMSoftwareUpdates</w:t>
      </w:r>
      <w:bookmarkEnd w:id="68"/>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40050630"/>
      <w:r>
        <w:t>Invoke-</w:t>
      </w:r>
      <w:r w:rsidRPr="004E7DBA">
        <w:t>HKCURegistrySettingsForAllUsers</w:t>
      </w:r>
      <w:bookmarkEnd w:id="69"/>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40050631"/>
      <w:r>
        <w:t>Invoke-RegisterOrUnregisterDLL (Alias: Register-DLL, Unregister-DLL)</w:t>
      </w:r>
      <w:bookmarkEnd w:id="70"/>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40050632"/>
      <w:r>
        <w:t>Invoke-SCCMTask</w:t>
      </w:r>
      <w:bookmarkEnd w:id="71"/>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40050633"/>
      <w:r>
        <w:t>New-Folder</w:t>
      </w:r>
      <w:bookmarkEnd w:id="72"/>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lastRenderedPageBreak/>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3" w:name="_Toc440050634"/>
      <w:r>
        <w:t>New-MsiTransform</w:t>
      </w:r>
      <w:bookmarkEnd w:id="73"/>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4" w:name="_Toc440050635"/>
      <w:r>
        <w:lastRenderedPageBreak/>
        <w:t>New-Shortcut</w:t>
      </w:r>
      <w:bookmarkEnd w:id="74"/>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5" w:name="_Toc440050636"/>
      <w:r>
        <w:lastRenderedPageBreak/>
        <w:t>Refresh-Desktop</w:t>
      </w:r>
      <w:bookmarkEnd w:id="75"/>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6" w:name="_Toc440050637"/>
      <w:r w:rsidRPr="00537D1C">
        <w:t>Refresh-SessionEnvironmentVariables</w:t>
      </w:r>
      <w:bookmarkEnd w:id="76"/>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7" w:name="_Toc440050638"/>
      <w:r>
        <w:t>Remove-File</w:t>
      </w:r>
      <w:bookmarkEnd w:id="77"/>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lastRenderedPageBreak/>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8" w:name="_Toc440050639"/>
      <w:r>
        <w:t>Remove-Folder</w:t>
      </w:r>
      <w:bookmarkEnd w:id="78"/>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9" w:name="_Toc440050640"/>
      <w:r>
        <w:t>Remove-MSIApplications</w:t>
      </w:r>
      <w:bookmarkEnd w:id="79"/>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lastRenderedPageBreak/>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del w:id="80" w:author="Author">
        <w:r w:rsidRPr="00FE6140" w:rsidDel="00AF171B">
          <w:delText>Multi</w:delText>
        </w:r>
      </w:del>
      <w:ins w:id="81" w:author="Author">
        <w:r w:rsidR="00AF171B">
          <w:t>Two</w:t>
        </w:r>
      </w:ins>
      <w:r w:rsidRPr="00FE6140">
        <w:t>-</w:t>
      </w:r>
      <w:r w:rsidR="006109DD" w:rsidRPr="00FE6140">
        <w:t>dimensional</w:t>
      </w:r>
      <w:r w:rsidRPr="00FE6140">
        <w:t xml:space="preserve"> array that contains</w:t>
      </w:r>
      <w:ins w:id="82" w:author="Author">
        <w:r w:rsidR="00AF171B">
          <w:t xml:space="preserve"> one or more</w:t>
        </w:r>
      </w:ins>
      <w:r w:rsidRPr="00FE6140">
        <w:t xml:space="preserve"> </w:t>
      </w:r>
      <w:ins w:id="83" w:author="Author">
        <w:r w:rsidR="00AF171B">
          <w:t>(</w:t>
        </w:r>
      </w:ins>
      <w:r w:rsidRPr="00FE6140">
        <w:t>property</w:t>
      </w:r>
      <w:ins w:id="84" w:author="Author">
        <w:r w:rsidR="00AF171B">
          <w:t xml:space="preserve">, </w:t>
        </w:r>
      </w:ins>
      <w:del w:id="85" w:author="Author">
        <w:r w:rsidRPr="00FE6140" w:rsidDel="00AF171B">
          <w:delText>/</w:delText>
        </w:r>
      </w:del>
      <w:r w:rsidRPr="00FE6140">
        <w:t>value</w:t>
      </w:r>
      <w:ins w:id="86" w:author="Author">
        <w:r w:rsidR="00AF171B">
          <w:t xml:space="preserve">, </w:t>
        </w:r>
      </w:ins>
      <w:del w:id="87" w:author="Author">
        <w:r w:rsidRPr="00FE6140" w:rsidDel="00AF171B">
          <w:delText>/</w:delText>
        </w:r>
      </w:del>
      <w:r w:rsidRPr="00FE6140">
        <w:t>match-type</w:t>
      </w:r>
      <w:ins w:id="88" w:author="Author">
        <w:r w:rsidR="00AF171B">
          <w:t>)</w:t>
        </w:r>
      </w:ins>
      <w:r w:rsidRPr="00FE6140">
        <w:t xml:space="preserve"> </w:t>
      </w:r>
      <w:del w:id="89" w:author="Author">
        <w:r w:rsidRPr="00FE6140" w:rsidDel="00AF171B">
          <w:delText xml:space="preserve">pairs </w:delText>
        </w:r>
      </w:del>
      <w:ins w:id="90" w:author="Author">
        <w:r w:rsidR="00AF171B">
          <w:t>sets</w:t>
        </w:r>
        <w:r w:rsidR="00AF171B" w:rsidRPr="00FE6140">
          <w:t xml:space="preserve"> </w:t>
        </w:r>
      </w:ins>
      <w:r w:rsidRPr="00FE6140">
        <w:t>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del w:id="91" w:author="Author">
        <w:r w:rsidRPr="0076044A" w:rsidDel="00AF171B">
          <w:delText>Multi</w:delText>
        </w:r>
      </w:del>
      <w:ins w:id="92" w:author="Author">
        <w:r w:rsidR="00AF171B">
          <w:t>Two</w:t>
        </w:r>
      </w:ins>
      <w:r w:rsidRPr="0076044A">
        <w:t>-</w:t>
      </w:r>
      <w:r w:rsidR="006109DD" w:rsidRPr="0076044A">
        <w:t>dimensional</w:t>
      </w:r>
      <w:r w:rsidRPr="0076044A">
        <w:t xml:space="preserve"> array that contains</w:t>
      </w:r>
      <w:ins w:id="93" w:author="Author">
        <w:r w:rsidR="00AF171B">
          <w:t xml:space="preserve"> one or more</w:t>
        </w:r>
      </w:ins>
      <w:r w:rsidRPr="0076044A">
        <w:t xml:space="preserve"> </w:t>
      </w:r>
      <w:ins w:id="94" w:author="Author">
        <w:r w:rsidR="00AF171B">
          <w:t>(</w:t>
        </w:r>
      </w:ins>
      <w:r w:rsidRPr="0076044A">
        <w:t>property</w:t>
      </w:r>
      <w:ins w:id="95" w:author="Author">
        <w:r w:rsidR="00AF171B">
          <w:t xml:space="preserve">, </w:t>
        </w:r>
      </w:ins>
      <w:del w:id="96" w:author="Author">
        <w:r w:rsidRPr="0076044A" w:rsidDel="00AF171B">
          <w:delText>/</w:delText>
        </w:r>
      </w:del>
      <w:r w:rsidRPr="0076044A">
        <w:t>value</w:t>
      </w:r>
      <w:ins w:id="97" w:author="Author">
        <w:r w:rsidR="00AF171B">
          <w:t xml:space="preserve">, </w:t>
        </w:r>
      </w:ins>
      <w:del w:id="98" w:author="Author">
        <w:r w:rsidRPr="0076044A" w:rsidDel="00AF171B">
          <w:delText>/</w:delText>
        </w:r>
      </w:del>
      <w:r w:rsidRPr="0076044A">
        <w:t>match-type</w:t>
      </w:r>
      <w:ins w:id="99" w:author="Author">
        <w:r w:rsidR="00AF171B">
          <w:t>)</w:t>
        </w:r>
      </w:ins>
      <w:r w:rsidRPr="0076044A">
        <w:t xml:space="preserve"> </w:t>
      </w:r>
      <w:del w:id="100" w:author="Author">
        <w:r w:rsidRPr="0076044A" w:rsidDel="00AF171B">
          <w:delText xml:space="preserve">pairs </w:delText>
        </w:r>
      </w:del>
      <w:ins w:id="101" w:author="Author">
        <w:r w:rsidR="00AF171B">
          <w:t>sets</w:t>
        </w:r>
        <w:bookmarkStart w:id="102" w:name="_GoBack"/>
        <w:bookmarkEnd w:id="102"/>
        <w:r w:rsidR="00AF171B" w:rsidRPr="0076044A">
          <w:t xml:space="preserve"> </w:t>
        </w:r>
      </w:ins>
      <w:r w:rsidRPr="0076044A">
        <w:t>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lastRenderedPageBreak/>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lastRenderedPageBreak/>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Pr="00E627AE" w:rsidRDefault="00837D9C" w:rsidP="00837D9C">
      <w:pPr>
        <w:ind w:left="720"/>
        <w:rPr>
          <w:lang w:val="da-DK"/>
        </w:rPr>
      </w:pPr>
      <w:r>
        <w:tab/>
      </w:r>
      <w:r>
        <w:tab/>
      </w:r>
      <w:r>
        <w:tab/>
      </w:r>
      <w:r>
        <w:tab/>
      </w:r>
      <w:r>
        <w:tab/>
      </w:r>
      <w:r>
        <w:tab/>
      </w:r>
      <w:r>
        <w:tab/>
      </w:r>
      <w:r>
        <w:tab/>
      </w:r>
      <w:r>
        <w:tab/>
      </w:r>
      <w:r>
        <w:tab/>
      </w:r>
      <w:r>
        <w:tab/>
      </w:r>
      <w:r>
        <w:tab/>
      </w:r>
      <w:r>
        <w:tab/>
      </w:r>
      <w:r>
        <w:tab/>
      </w:r>
      <w:r>
        <w:tab/>
      </w:r>
      <w:r>
        <w:tab/>
      </w:r>
      <w:r>
        <w:tab/>
      </w:r>
      <w:r>
        <w:tab/>
      </w:r>
      <w:r>
        <w:tab/>
      </w:r>
      <w:r w:rsidR="00FB6EA3" w:rsidRPr="00E627AE">
        <w:rPr>
          <w:lang w:val="da-DK"/>
        </w:rPr>
        <w:t>@</w:t>
      </w:r>
      <w:r w:rsidRPr="00E627AE">
        <w:rPr>
          <w:lang w:val="da-DK"/>
        </w:rPr>
        <w:t>('DisplayName', 'Java 8 Update 45', 'RegEx')</w:t>
      </w:r>
    </w:p>
    <w:p w:rsidR="00B97286" w:rsidRDefault="00837D9C" w:rsidP="00837D9C">
      <w:pPr>
        <w:ind w:left="720"/>
      </w:pPr>
      <w:r w:rsidRPr="00E627AE">
        <w:rPr>
          <w:lang w:val="da-DK"/>
        </w:rPr>
        <w:tab/>
      </w:r>
      <w:r w:rsidRPr="00E627AE">
        <w:rPr>
          <w:lang w:val="da-DK"/>
        </w:rPr>
        <w:tab/>
      </w:r>
      <w:r w:rsidRPr="00E627AE">
        <w:rPr>
          <w:lang w:val="da-DK"/>
        </w:rPr>
        <w:tab/>
      </w:r>
      <w:r w:rsidRPr="00E627AE">
        <w:rPr>
          <w:lang w:val="da-DK"/>
        </w:rPr>
        <w:tab/>
      </w:r>
      <w:r>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103" w:name="_Toc440050641"/>
      <w:r>
        <w:t>Remove-RegistryKey</w:t>
      </w:r>
      <w:bookmarkEnd w:id="103"/>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lastRenderedPageBreak/>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104" w:name="_Toc440050642"/>
      <w:r>
        <w:t>Resolve-Error</w:t>
      </w:r>
      <w:bookmarkEnd w:id="104"/>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lastRenderedPageBreak/>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105" w:name="_Toc440050643"/>
      <w:r>
        <w:t>Send-Keys</w:t>
      </w:r>
      <w:bookmarkEnd w:id="105"/>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106" w:name="_Toc440050644"/>
      <w:r>
        <w:lastRenderedPageBreak/>
        <w:t>Set-ActiveSetup</w:t>
      </w:r>
      <w:bookmarkEnd w:id="106"/>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107" w:name="_Toc440050645"/>
      <w:r>
        <w:t>Set-Ini</w:t>
      </w:r>
      <w:r w:rsidR="002C1D49">
        <w:t>Value</w:t>
      </w:r>
      <w:bookmarkEnd w:id="107"/>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108" w:name="_Toc440050646"/>
      <w:r>
        <w:t>Set-PinnedApplication</w:t>
      </w:r>
      <w:bookmarkEnd w:id="108"/>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109" w:name="_Toc440050647"/>
      <w:r>
        <w:t>Set-RegistryKey</w:t>
      </w:r>
      <w:bookmarkEnd w:id="109"/>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110" w:name="_Toc440050648"/>
      <w:r w:rsidRPr="009A214C">
        <w:t>Set-ServiceStartMode</w:t>
      </w:r>
      <w:bookmarkEnd w:id="110"/>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111" w:name="_Toc440050649"/>
      <w:r>
        <w:t>Show-BalloonTip</w:t>
      </w:r>
      <w:bookmarkEnd w:id="111"/>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112" w:name="_Toc440050650"/>
      <w:r>
        <w:t>Show-DialogBox</w:t>
      </w:r>
      <w:bookmarkEnd w:id="112"/>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113" w:name="_Toc440050651"/>
      <w:r>
        <w:t>Show-InstallationProgress</w:t>
      </w:r>
      <w:bookmarkEnd w:id="113"/>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114" w:name="_Toc440050652"/>
      <w:r>
        <w:t>Show-InstallationPrompt</w:t>
      </w:r>
      <w:bookmarkEnd w:id="114"/>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115" w:name="_Toc440050653"/>
      <w:r>
        <w:lastRenderedPageBreak/>
        <w:t>Show-InstallationRestartPrompt</w:t>
      </w:r>
      <w:bookmarkEnd w:id="115"/>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116" w:name="_Toc440050654"/>
      <w:r>
        <w:t>Show-InstallationWelcome</w:t>
      </w:r>
      <w:bookmarkEnd w:id="116"/>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lastRenderedPageBreak/>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lastRenderedPageBreak/>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lastRenderedPageBreak/>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117" w:name="_Toc440050655"/>
      <w:r>
        <w:t>Start</w:t>
      </w:r>
      <w:r w:rsidRPr="00C87BD7">
        <w:t>-ServiceAndDependencies</w:t>
      </w:r>
      <w:bookmarkEnd w:id="117"/>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lastRenderedPageBreak/>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118" w:name="_Toc440050656"/>
      <w:r w:rsidRPr="00C87BD7">
        <w:t>Stop-ServiceAndDependencies</w:t>
      </w:r>
      <w:bookmarkEnd w:id="118"/>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lastRenderedPageBreak/>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119" w:name="_Toc440050657"/>
      <w:r>
        <w:t>Test-Battery</w:t>
      </w:r>
      <w:bookmarkEnd w:id="119"/>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120" w:name="_Toc440050658"/>
      <w:r>
        <w:t>Test-MSUpdates</w:t>
      </w:r>
      <w:bookmarkEnd w:id="120"/>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Test-MSUpdates -KBNumber 'KB2549864'</w:t>
      </w:r>
    </w:p>
    <w:p w:rsidR="0005305F" w:rsidRDefault="0005305F" w:rsidP="0005305F">
      <w:pPr>
        <w:pStyle w:val="Heading3"/>
      </w:pPr>
      <w:bookmarkStart w:id="121" w:name="_Toc440050659"/>
      <w:r>
        <w:t>Test-NetworkConnection</w:t>
      </w:r>
      <w:bookmarkEnd w:id="121"/>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22" w:name="_Toc440050660"/>
      <w:r>
        <w:t>Test-PowerPoint</w:t>
      </w:r>
      <w:bookmarkEnd w:id="122"/>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23" w:name="_Toc440050661"/>
      <w:r>
        <w:t>Test-RegistryValue</w:t>
      </w:r>
      <w:bookmarkEnd w:id="123"/>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lastRenderedPageBreak/>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24" w:name="_Toc440050662"/>
      <w:r>
        <w:t>Test-</w:t>
      </w:r>
      <w:r w:rsidRPr="003029AA">
        <w:t>ServiceExists</w:t>
      </w:r>
      <w:bookmarkEnd w:id="124"/>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25" w:name="_Toc440050663"/>
      <w:r>
        <w:t>Update-GroupPolicy</w:t>
      </w:r>
      <w:bookmarkEnd w:id="125"/>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lastRenderedPageBreak/>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26" w:name="_Toc440050664"/>
      <w:r>
        <w:t>Write-Log</w:t>
      </w:r>
      <w:bookmarkEnd w:id="126"/>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lastRenderedPageBreak/>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71B" w:rsidRDefault="00AF171B">
      <w:pPr>
        <w:spacing w:after="0" w:line="240" w:lineRule="auto"/>
      </w:pPr>
      <w:r>
        <w:separator/>
      </w:r>
    </w:p>
  </w:endnote>
  <w:endnote w:type="continuationSeparator" w:id="0">
    <w:p w:rsidR="00AF171B" w:rsidRDefault="00AF1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AF171B" w:rsidTr="0003648E">
      <w:trPr>
        <w:trHeight w:val="320"/>
      </w:trPr>
      <w:tc>
        <w:tcPr>
          <w:tcW w:w="500" w:type="pct"/>
          <w:tcBorders>
            <w:top w:val="single" w:sz="4" w:space="0" w:color="1C6194" w:themeColor="accent2" w:themeShade="BF"/>
          </w:tcBorders>
          <w:shd w:val="clear" w:color="auto" w:fill="1C6194" w:themeFill="accent2" w:themeFillShade="BF"/>
        </w:tcPr>
        <w:p w:rsidR="00AF171B" w:rsidRDefault="00AF171B">
          <w:pPr>
            <w:pStyle w:val="Footer"/>
            <w:jc w:val="right"/>
            <w:rPr>
              <w:b/>
              <w:bCs/>
              <w:color w:val="FFFFFF" w:themeColor="background1"/>
            </w:rPr>
          </w:pPr>
          <w:r>
            <w:fldChar w:fldCharType="begin"/>
          </w:r>
          <w:r>
            <w:instrText xml:space="preserve"> PAGE   \* MERGEFORMAT </w:instrText>
          </w:r>
          <w:r>
            <w:fldChar w:fldCharType="separate"/>
          </w:r>
          <w:r w:rsidR="00EC1D81" w:rsidRPr="00EC1D81">
            <w:rPr>
              <w:noProof/>
              <w:color w:val="FFFFFF" w:themeColor="background1"/>
            </w:rPr>
            <w:t>61</w:t>
          </w:r>
          <w:r>
            <w:rPr>
              <w:noProof/>
              <w:color w:val="FFFFFF" w:themeColor="background1"/>
            </w:rPr>
            <w:fldChar w:fldCharType="end"/>
          </w:r>
        </w:p>
      </w:tc>
      <w:tc>
        <w:tcPr>
          <w:tcW w:w="4500" w:type="pct"/>
          <w:tcBorders>
            <w:top w:val="single" w:sz="4" w:space="0" w:color="auto"/>
          </w:tcBorders>
        </w:tcPr>
        <w:p w:rsidR="00AF171B" w:rsidRDefault="00AF171B" w:rsidP="001729FB">
          <w:pPr>
            <w:pStyle w:val="Footer"/>
          </w:pPr>
          <w:fldSimple w:instr=" STYLEREF  &quot;1&quot;  ">
            <w:r w:rsidR="00EC1D81">
              <w:rPr>
                <w:noProof/>
              </w:rPr>
              <w:t>Toolkit Functions</w:t>
            </w:r>
          </w:fldSimple>
          <w:r>
            <w:t xml:space="preserve"> | PowerShell App Deployment Toolkit</w:t>
          </w:r>
        </w:p>
      </w:tc>
    </w:tr>
  </w:tbl>
  <w:p w:rsidR="00AF171B" w:rsidRDefault="00AF17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71B" w:rsidRDefault="00AF171B">
      <w:pPr>
        <w:spacing w:after="0" w:line="240" w:lineRule="auto"/>
      </w:pPr>
      <w:r>
        <w:separator/>
      </w:r>
    </w:p>
  </w:footnote>
  <w:footnote w:type="continuationSeparator" w:id="0">
    <w:p w:rsidR="00AF171B" w:rsidRDefault="00AF17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trackRevisions/>
  <w:defaultTabStop w:val="720"/>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171B"/>
    <w:rsid w:val="00AF3405"/>
    <w:rsid w:val="00B022D6"/>
    <w:rsid w:val="00B03567"/>
    <w:rsid w:val="00B0488F"/>
    <w:rsid w:val="00B055D4"/>
    <w:rsid w:val="00B06137"/>
    <w:rsid w:val="00B0671E"/>
    <w:rsid w:val="00B07575"/>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1D81"/>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FD7F048B-AE37-4A9B-A9B6-1FDD78AA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18737</Words>
  <Characters>106804</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125291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2016-11-23T06:24:00Z</dcterms:created>
  <dcterms:modified xsi:type="dcterms:W3CDTF">2016-11-23T06:24:00Z</dcterms:modified>
  <cp:version/>
</cp:coreProperties>
</file>